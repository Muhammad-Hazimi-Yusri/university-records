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Analysis of Lossless and Lossy Transmission Lines at 1MHz, 10MHz and 30MHz Using Full Wave Simulation and Equivalent Circuit Extraction</w:t>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rPr/>
      </w:pPr>
      <w:r>
        <w:rPr>
          <w:sz w:val="18"/>
          <w:szCs w:val="18"/>
        </w:rPr>
        <w:t>Muhammad Hazimi Bin Yusri</w:t>
      </w:r>
      <w:r>
        <w:rPr>
          <w:sz w:val="18"/>
          <w:szCs w:val="18"/>
        </w:rPr>
        <w:br/>
      </w:r>
      <w:r>
        <w:rPr>
          <w:sz w:val="18"/>
          <w:szCs w:val="18"/>
        </w:rPr>
        <w:t>Electronics and Computer Science</w:t>
      </w:r>
      <w:r>
        <w:rPr>
          <w:i/>
          <w:sz w:val="18"/>
          <w:szCs w:val="18"/>
        </w:rPr>
        <w:t xml:space="preserve"> </w:t>
        <w:br/>
        <w:t>(</w:t>
      </w:r>
      <w:r>
        <w:rPr>
          <w:i/>
          <w:iCs/>
          <w:sz w:val="18"/>
          <w:szCs w:val="18"/>
        </w:rPr>
        <w:t>Part 2 MEng Electrical and Electronics Engineering</w:t>
      </w:r>
      <w:r>
        <w:rPr>
          <w:i/>
          <w:sz w:val="18"/>
          <w:szCs w:val="18"/>
        </w:rPr>
        <w:t>)</w:t>
      </w:r>
      <w:r>
        <w:rPr>
          <w:sz w:val="18"/>
          <w:szCs w:val="18"/>
        </w:rPr>
        <w:br/>
      </w:r>
      <w:r>
        <w:rPr>
          <w:sz w:val="18"/>
          <w:szCs w:val="18"/>
        </w:rPr>
        <w:t>University of Southampton</w:t>
      </w:r>
      <w:r>
        <w:rPr>
          <w:i/>
          <w:sz w:val="18"/>
          <w:szCs w:val="18"/>
        </w:rPr>
        <w:br/>
        <w:t>(</w:t>
      </w:r>
      <w:r>
        <w:rPr>
          <w:i/>
          <w:sz w:val="18"/>
          <w:szCs w:val="18"/>
        </w:rPr>
        <w:t>Student</w:t>
      </w:r>
      <w:r>
        <w:rPr>
          <w:i/>
          <w:sz w:val="18"/>
          <w:szCs w:val="18"/>
        </w:rPr>
        <w:t>)</w:t>
        <w:br/>
      </w:r>
      <w:r>
        <w:rPr>
          <w:i/>
          <w:sz w:val="18"/>
          <w:szCs w:val="18"/>
        </w:rPr>
        <w:t>Southampton</w:t>
      </w:r>
      <w:r>
        <w:rPr>
          <w:sz w:val="18"/>
          <w:szCs w:val="18"/>
        </w:rPr>
        <w:t xml:space="preserve">, </w:t>
      </w:r>
      <w:r>
        <w:rPr>
          <w:sz w:val="18"/>
          <w:szCs w:val="18"/>
        </w:rPr>
        <w:t>England</w:t>
      </w:r>
      <w:r>
        <w:rPr>
          <w:sz w:val="18"/>
          <w:szCs w:val="18"/>
        </w:rPr>
        <w:br/>
      </w:r>
      <w:r>
        <w:rPr>
          <w:sz w:val="18"/>
          <w:szCs w:val="18"/>
        </w:rPr>
        <w:t>mhby1g21@soton.ac.uk</w:t>
      </w:r>
      <w:del w:id="0" w:author="Unknown Author" w:date="2023-03-14T14:00:21Z">
        <w:r>
          <w:rPr/>
          <w:delText xml:space="preserve"> </w:delText>
        </w:r>
      </w:del>
    </w:p>
    <w:p>
      <w:pPr>
        <w:sectPr>
          <w:type w:val="continuous"/>
          <w:pgSz w:w="11906" w:h="16838"/>
          <w:pgMar w:left="893" w:right="893" w:gutter="0" w:header="0" w:top="540" w:footer="720" w:bottom="1440"/>
          <w:formProt w:val="false"/>
          <w:textDirection w:val="lrTb"/>
          <w:docGrid w:type="default" w:linePitch="360" w:charSpace="8192"/>
        </w:sectPr>
      </w:pPr>
    </w:p>
    <w:p>
      <w:pPr>
        <w:pStyle w:val="Normal"/>
        <w:rPr/>
      </w:pPr>
      <w:r>
        <w:rPr/>
      </w:r>
    </w:p>
    <w:p>
      <w:pPr>
        <w:sectPr>
          <w:type w:val="continuous"/>
          <w:pgSz w:w="11906" w:h="16838"/>
          <w:pgMar w:left="893" w:right="893" w:gutter="0" w:header="0" w:top="540" w:footer="720" w:bottom="1440"/>
          <w:cols w:num="3" w:space="720" w:equalWidth="true" w:sep="false"/>
          <w:formProt w:val="false"/>
          <w:textDirection w:val="lrTb"/>
          <w:docGrid w:type="default" w:linePitch="360" w:charSpace="8192"/>
        </w:sectPr>
      </w:pPr>
    </w:p>
    <w:p>
      <w:pPr>
        <w:pStyle w:val="Abstract"/>
        <w:rPr>
          <w:i/>
          <w:i/>
          <w:iCs/>
        </w:rPr>
      </w:pPr>
      <w:r>
        <w:rPr>
          <w:i/>
          <w:iCs/>
        </w:rPr>
        <w:t>Abstract</w:t>
      </w:r>
      <w:r>
        <w:rP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TextBody"/>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TextBody"/>
        <w:rPr/>
      </w:pPr>
      <w:r>
        <w:rPr/>
        <w:t xml:space="preserve">First, confirm that you have the correct template for your paper size. This template has been tailored for output on the </w:t>
      </w:r>
      <w:r>
        <w:rPr>
          <w:lang w:val="en-US"/>
        </w:rPr>
        <w:t>A4</w:t>
      </w:r>
      <w:r>
        <w:rPr/>
        <w:t xml:space="preserve"> paper size. If you are using </w:t>
      </w:r>
      <w:r>
        <w:rPr>
          <w:lang w:val="en-US"/>
        </w:rPr>
        <w:t>US letter</w:t>
      </w:r>
      <w:r>
        <w:rPr/>
        <w:t xml:space="preserve">-sized paper, please close this file and download the </w:t>
      </w:r>
      <w:r>
        <w:rPr>
          <w:lang w:val="en-US"/>
        </w:rPr>
        <w:t xml:space="preserve">Microsoft Word, Letter </w:t>
      </w:r>
      <w:r>
        <w:rPr/>
        <w:t>file.</w:t>
      </w:r>
    </w:p>
    <w:p>
      <w:pPr>
        <w:pStyle w:val="Heading2"/>
        <w:rPr/>
      </w:pPr>
      <w:r>
        <w:rPr/>
        <w:t>Maintaining the Integrity of the Specifications</w:t>
      </w:r>
    </w:p>
    <w:p>
      <w:pPr>
        <w:pStyle w:val="TextBody"/>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TextBody"/>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TextBody"/>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TextBody"/>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rPr/>
      </w:pPr>
      <w:r>
        <w:rPr/>
        <w:t>Units</w:t>
      </w:r>
    </w:p>
    <w:p>
      <w:pPr>
        <w:pStyle w:val="Bulletlist"/>
        <w:numPr>
          <w:ilvl w:val="0"/>
          <w:numId w:val="2"/>
        </w:numPr>
        <w:ind w:start="576" w:hanging="288"/>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start="576" w:hanging="288"/>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start="576" w:hanging="288"/>
        <w:rPr/>
      </w:pPr>
      <w:r>
        <w:rPr/>
        <w:t>Do not mix complete spellings and abbreviations of units: “Wb/m2” or “webers per square meter”, not “webers/m2”.  Spell out units when they appear in text: “. . . a few henries”, not “. . . a few H”.</w:t>
      </w:r>
    </w:p>
    <w:p>
      <w:pPr>
        <w:pStyle w:val="Sponsors"/>
        <w:pBdr>
          <w:top w:val="nil"/>
        </w:pBdr>
        <w:ind w:firstLine="289"/>
        <w:rPr/>
        <w:framePr w:w="4592" w:h="458" w:x="918" w:y="15121" w:hSpace="0" w:vSpace="0" w:wrap="auto" w:vAnchor="page" w:hAnchor="page" w:hRule="exact"/>
        <w:pBdr>
          <w:top w:val="single" w:sz="4" w:space="2" w:color="000000"/>
        </w:pBdr>
      </w:pPr>
      <w:r>
        <w:rPr/>
        <w:t xml:space="preserve">Identify applicable funding agency here. </w:t>
      </w:r>
      <w:r>
        <w:rPr>
          <w:iCs/>
        </w:rPr>
        <w:t>If none, delete this text box.</w:t>
      </w:r>
    </w:p>
    <w:p>
      <w:pPr>
        <w:pStyle w:val="Bulletlist"/>
        <w:numPr>
          <w:ilvl w:val="0"/>
          <w:numId w:val="2"/>
        </w:numPr>
        <w:ind w:start="576" w:hanging="288"/>
        <w:rPr/>
      </w:pPr>
      <w:r>
        <w:rPr/>
        <w:t>Use a zero before decimal points: “0.25”, not “.25”. Use “cm3”, not “cc”. (</w:t>
      </w:r>
      <w:r>
        <w:rPr>
          <w:i/>
          <w:iCs/>
        </w:rPr>
        <w:t>bullet list</w:t>
      </w:r>
      <w:r>
        <w:rPr/>
        <w:t>)</w:t>
      </w:r>
    </w:p>
    <w:p>
      <w:pPr>
        <w:pStyle w:val="Heading2"/>
        <w:rPr/>
      </w:pPr>
      <w:r>
        <w:rPr/>
        <w:t>Equations</w:t>
      </w:r>
    </w:p>
    <w:p>
      <w:pPr>
        <w:pStyle w:val="TextBody"/>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TextBody"/>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TextBody"/>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start="576" w:hanging="288"/>
        <w:rPr/>
      </w:pPr>
      <w:r>
        <w:rPr/>
        <w:t>The word “data” is plural, not singular.</w:t>
      </w:r>
    </w:p>
    <w:p>
      <w:pPr>
        <w:pStyle w:val="Bulletlist"/>
        <w:numPr>
          <w:ilvl w:val="0"/>
          <w:numId w:val="2"/>
        </w:numPr>
        <w:ind w:start="576" w:hanging="288"/>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start="576" w:hanging="288"/>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start="576" w:hanging="288"/>
        <w:rPr/>
      </w:pPr>
      <w:r>
        <w:rPr/>
        <w:t>A graph within a graph is an “inset”, not an “insert”. The word alternatively is preferred to the word “alternately” (unless you really mean something that alternates).</w:t>
      </w:r>
    </w:p>
    <w:p>
      <w:pPr>
        <w:pStyle w:val="Bulletlist"/>
        <w:numPr>
          <w:ilvl w:val="0"/>
          <w:numId w:val="2"/>
        </w:numPr>
        <w:ind w:start="576" w:hanging="288"/>
        <w:rPr/>
      </w:pPr>
      <w:r>
        <w:rPr/>
        <w:t>Do not use the word “essentially” to mean “approximately” or “effectively”.</w:t>
      </w:r>
    </w:p>
    <w:p>
      <w:pPr>
        <w:pStyle w:val="Bulletlist"/>
        <w:numPr>
          <w:ilvl w:val="0"/>
          <w:numId w:val="2"/>
        </w:numPr>
        <w:ind w:start="576" w:hanging="288"/>
        <w:rPr/>
      </w:pPr>
      <w:r>
        <w:rPr/>
        <w:t>In your paper title, if the words “that uses” can accurately replace the word “using”, capitalize the “u”; if not, keep using lower-cased.</w:t>
      </w:r>
    </w:p>
    <w:p>
      <w:pPr>
        <w:pStyle w:val="Bulletlist"/>
        <w:numPr>
          <w:ilvl w:val="0"/>
          <w:numId w:val="2"/>
        </w:numPr>
        <w:ind w:start="576" w:hanging="288"/>
        <w:rPr/>
      </w:pPr>
      <w:r>
        <w:rPr/>
        <w:t>Be aware of the different meanings of the homophones “affect” and “effect”, “complement” and “compliment”, “discreet” and “discrete”, “principal” and “principle”.</w:t>
      </w:r>
    </w:p>
    <w:p>
      <w:pPr>
        <w:pStyle w:val="Bulletlist"/>
        <w:numPr>
          <w:ilvl w:val="0"/>
          <w:numId w:val="2"/>
        </w:numPr>
        <w:ind w:start="576" w:hanging="288"/>
        <w:rPr/>
      </w:pPr>
      <w:r>
        <w:rPr/>
        <w:t>Do not confuse “imply” and “infer”.</w:t>
      </w:r>
    </w:p>
    <w:p>
      <w:pPr>
        <w:pStyle w:val="Bulletlist"/>
        <w:numPr>
          <w:ilvl w:val="0"/>
          <w:numId w:val="2"/>
        </w:numPr>
        <w:ind w:start="576" w:hanging="288"/>
        <w:rPr/>
      </w:pPr>
      <w:r>
        <w:rPr/>
        <w:t>The prefix “non” is not a word; it should be joined to the word it modifies, usually without a hyphen.</w:t>
      </w:r>
    </w:p>
    <w:p>
      <w:pPr>
        <w:pStyle w:val="Bulletlist"/>
        <w:numPr>
          <w:ilvl w:val="0"/>
          <w:numId w:val="2"/>
        </w:numPr>
        <w:ind w:start="576" w:hanging="288"/>
        <w:rPr/>
      </w:pPr>
      <w:r>
        <w:rPr/>
        <w:t>There is no period after the “et” in the Latin abbreviation “et al.”.</w:t>
      </w:r>
    </w:p>
    <w:p>
      <w:pPr>
        <w:pStyle w:val="Bulletlist"/>
        <w:numPr>
          <w:ilvl w:val="0"/>
          <w:numId w:val="2"/>
        </w:numPr>
        <w:ind w:start="576" w:hanging="288"/>
        <w:rPr/>
      </w:pPr>
      <w:r>
        <w:rPr/>
        <w:t>The abbreviation “i.e.” means “that is”, and the abbreviation “e.g.” means “for example”.</w:t>
      </w:r>
    </w:p>
    <w:p>
      <w:pPr>
        <w:pStyle w:val="TextBody"/>
        <w:rPr/>
      </w:pPr>
      <w:r>
        <w:rPr/>
        <w:t>An excellent style manual for science writers is [7].</w:t>
      </w:r>
    </w:p>
    <w:p>
      <w:pPr>
        <w:pStyle w:val="Heading1"/>
        <w:ind w:hanging="0"/>
        <w:rPr/>
      </w:pPr>
      <w:r>
        <w:rPr/>
        <w:t>Using the Template</w:t>
      </w:r>
    </w:p>
    <w:p>
      <w:pPr>
        <w:pStyle w:val="TextBody"/>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TextBody"/>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i w:val="false"/>
        </w:rPr>
      </w:pPr>
      <w:r>
        <w:rPr/>
        <w:t xml:space="preserve">Deletion: </w:t>
      </w:r>
      <w:r>
        <w:rPr>
          <w:i w:val="false"/>
        </w:rPr>
        <w:t>Delete the author and affiliation lines for the extra authors.</w:t>
      </w:r>
    </w:p>
    <w:p>
      <w:pPr>
        <w:pStyle w:val="Normal"/>
        <w:jc w:val="start"/>
        <w:rPr>
          <w:i/>
          <w:i/>
          <w:iCs/>
        </w:rPr>
      </w:pPr>
      <w:r>
        <w:rPr>
          <w:i/>
          <w:iCs/>
        </w:rPr>
      </w:r>
    </w:p>
    <w:p>
      <w:pPr>
        <w:pStyle w:val="Heading2"/>
        <w:rPr/>
      </w:pPr>
      <w:r>
        <w:rPr/>
        <w:t>Identify the Headings</w:t>
      </w:r>
    </w:p>
    <w:p>
      <w:pPr>
        <w:pStyle w:val="TextBody"/>
        <w:rPr/>
      </w:pPr>
      <w:r>
        <w:rPr/>
        <w:t>Headings, or heads, are organizational devices that guide the reader through your paper. There are two types: component heads and text heads.</w:t>
      </w:r>
    </w:p>
    <w:p>
      <w:pPr>
        <w:pStyle w:val="TextBody"/>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TextBody"/>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start w:w="108" w:type="dxa"/>
          <w:bottom w:w="0" w:type="dxa"/>
          <w:end w:w="108" w:type="dxa"/>
        </w:tblCellMar>
        <w:tblLook w:firstRow="0" w:noVBand="0" w:lastRow="0" w:firstColumn="0" w:lastColumn="0" w:noHBand="0"/>
      </w:tblPr>
      <w:tblGrid>
        <w:gridCol w:w="719"/>
        <w:gridCol w:w="2340"/>
        <w:gridCol w:w="900"/>
        <w:gridCol w:w="900"/>
      </w:tblGrid>
      <w:tr>
        <w:trPr>
          <w:tblHeader w:val="true"/>
          <w:trHeight w:val="240" w:hRule="atLeast"/>
          <w:cantSplit w:val="true"/>
        </w:trPr>
        <w:tc>
          <w:tcPr>
            <w:tcW w:w="719" w:type="dxa"/>
            <w:vMerge w:val="restart"/>
            <w:tcBorders>
              <w:top w:val="single" w:sz="2" w:space="0" w:color="000000"/>
              <w:start w:val="single" w:sz="2" w:space="0" w:color="000000"/>
              <w:bottom w:val="single" w:sz="2" w:space="0" w:color="000000"/>
              <w:end w:val="single" w:sz="2" w:space="0" w:color="000000"/>
            </w:tcBorders>
            <w:vAlign w:val="center"/>
          </w:tcPr>
          <w:p>
            <w:pPr>
              <w:pStyle w:val="Tablecolhead"/>
              <w:widowControl w:val="false"/>
              <w:rPr/>
            </w:pPr>
            <w:r>
              <w:rPr/>
              <w:t>Table Head</w:t>
            </w:r>
          </w:p>
        </w:tc>
        <w:tc>
          <w:tcPr>
            <w:tcW w:w="4140" w:type="dxa"/>
            <w:gridSpan w:val="3"/>
            <w:tcBorders>
              <w:top w:val="single" w:sz="2" w:space="0" w:color="000000"/>
              <w:start w:val="single" w:sz="2" w:space="0" w:color="000000"/>
              <w:bottom w:val="single" w:sz="2" w:space="0" w:color="000000"/>
              <w:end w:val="single" w:sz="2" w:space="0" w:color="000000"/>
            </w:tcBorders>
            <w:vAlign w:val="center"/>
          </w:tcPr>
          <w:p>
            <w:pPr>
              <w:pStyle w:val="Tablecolhead"/>
              <w:widowControl w:val="false"/>
              <w:rPr/>
            </w:pPr>
            <w:r>
              <w:rPr/>
              <w:t>Table Column Head</w:t>
            </w:r>
          </w:p>
        </w:tc>
      </w:tr>
      <w:tr>
        <w:trPr>
          <w:tblHeader w:val="true"/>
          <w:trHeight w:val="240" w:hRule="atLeast"/>
          <w:cantSplit w:val="true"/>
        </w:trPr>
        <w:tc>
          <w:tcPr>
            <w:tcW w:w="719" w:type="dxa"/>
            <w:vMerge w:val="continue"/>
            <w:tcBorders>
              <w:top w:val="single" w:sz="2" w:space="0" w:color="000000"/>
              <w:start w:val="single" w:sz="2" w:space="0" w:color="000000"/>
              <w:bottom w:val="single" w:sz="2" w:space="0" w:color="000000"/>
              <w:end w:val="single" w:sz="2" w:space="0" w:color="000000"/>
            </w:tcBorders>
          </w:tcPr>
          <w:p>
            <w:pPr>
              <w:pStyle w:val="Normal"/>
              <w:widowControl w:val="false"/>
              <w:rPr>
                <w:sz w:val="16"/>
                <w:szCs w:val="16"/>
              </w:rPr>
            </w:pPr>
            <w:r>
              <w:rPr>
                <w:sz w:val="16"/>
                <w:szCs w:val="16"/>
              </w:rPr>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lsubhead"/>
              <w:widowControl w:val="false"/>
              <w:rPr/>
            </w:pPr>
            <w:r>
              <w:rPr/>
              <w:t>Table column 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widowControl w:val="false"/>
              <w:rPr/>
            </w:pPr>
            <w:r>
              <w:rPr/>
              <w:t>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widowControl w:val="false"/>
              <w:rPr/>
            </w:pPr>
            <w:r>
              <w:rPr/>
              <w:t>Subhead</w:t>
            </w:r>
          </w:p>
        </w:tc>
      </w:tr>
      <w:tr>
        <w:trPr>
          <w:trHeight w:val="320" w:hRule="atLeast"/>
        </w:trPr>
        <w:tc>
          <w:tcPr>
            <w:tcW w:w="719" w:type="dxa"/>
            <w:tcBorders>
              <w:top w:val="single" w:sz="2" w:space="0" w:color="000000"/>
              <w:start w:val="single" w:sz="2" w:space="0" w:color="000000"/>
              <w:bottom w:val="single" w:sz="2" w:space="0" w:color="000000"/>
              <w:end w:val="single" w:sz="2" w:space="0" w:color="000000"/>
            </w:tcBorders>
            <w:vAlign w:val="center"/>
          </w:tcPr>
          <w:p>
            <w:pPr>
              <w:pStyle w:val="Tablecopy"/>
              <w:widowControl w:val="false"/>
              <w:rPr>
                <w:sz w:val="8"/>
                <w:szCs w:val="8"/>
              </w:rPr>
            </w:pPr>
            <w:r>
              <w:rPr/>
              <w:t>copy</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py"/>
              <w:widowControl w:val="false"/>
              <w:rPr/>
            </w:pPr>
            <w:r>
              <w:rPr/>
              <w:t>More table copy</w:t>
            </w:r>
            <w:r>
              <w:rPr>
                <w:vertAlign w:val="superscript"/>
              </w:rPr>
              <w:t>a</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widowControl w:val="false"/>
              <w:rPr>
                <w:sz w:val="16"/>
                <w:szCs w:val="16"/>
              </w:rPr>
            </w:pPr>
            <w:r>
              <w:rPr>
                <w:sz w:val="16"/>
                <w:szCs w:val="16"/>
              </w:rPr>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widowControl w:val="false"/>
              <w:rPr>
                <w:sz w:val="16"/>
                <w:szCs w:val="16"/>
              </w:rPr>
            </w:pPr>
            <w:r>
              <w:rPr>
                <w:sz w:val="16"/>
                <w:szCs w:val="16"/>
              </w:rPr>
            </w:r>
          </w:p>
        </w:tc>
      </w:tr>
    </w:tbl>
    <w:p>
      <w:pPr>
        <w:pStyle w:val="Tablefootnote"/>
        <w:numPr>
          <w:ilvl w:val="0"/>
          <w:numId w:val="7"/>
        </w:numPr>
        <w:ind w:start="58" w:hanging="29"/>
        <w:rPr/>
      </w:pPr>
      <w:r>
        <w:rPr/>
        <w:t>Sample of a Table footnote. (</w:t>
      </w:r>
      <w:r>
        <w:rPr>
          <w:i/>
        </w:rPr>
        <w:t>Table footnote</w:t>
      </w:r>
      <w:r>
        <w:rPr/>
        <w:t>)</w:t>
      </w:r>
    </w:p>
    <w:p>
      <w:pPr>
        <w:pStyle w:val="Figurecaption"/>
        <w:numPr>
          <w:ilvl w:val="0"/>
          <w:numId w:val="3"/>
        </w:numPr>
        <w:ind w:start="0" w:hanging="0"/>
        <w:rPr/>
      </w:pPr>
      <w:r>
        <w:rPr/>
        <w:t xml:space="preserve">Example of a figure caption. </w:t>
      </w:r>
      <w:r>
        <w:rPr>
          <w:iCs/>
        </w:rPr>
        <w:t>(</w:t>
      </w:r>
      <w:r>
        <w:rPr>
          <w:i/>
          <w:iCs/>
        </w:rPr>
        <w:t>figure caption</w:t>
      </w:r>
      <w:r>
        <w:rPr>
          <w:iCs/>
        </w:rPr>
        <w:t>)</w:t>
      </w:r>
    </w:p>
    <w:p>
      <w:pPr>
        <w:pStyle w:val="TextBody"/>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t xml:space="preserve">Acknowledgment </w:t>
      </w:r>
      <w:r>
        <w:rPr>
          <w:i/>
          <w:iCs/>
        </w:rPr>
        <w:t>(</w:t>
      </w:r>
      <w:r>
        <w:rPr>
          <w:i/>
          <w:iCs/>
          <w:caps w:val="false"/>
          <w:smallCaps w:val="false"/>
        </w:rPr>
        <w:t>Heading 5</w:t>
      </w:r>
      <w:r>
        <w:rPr>
          <w:i/>
          <w:iCs/>
        </w:rPr>
        <w:t>)</w:t>
      </w:r>
    </w:p>
    <w:p>
      <w:pPr>
        <w:pStyle w:val="TextBody"/>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Put sponsor acknowledgments in the unnumbered footnote on the first page.</w:t>
      </w:r>
    </w:p>
    <w:p>
      <w:pPr>
        <w:pStyle w:val="Heading5"/>
        <w:rPr/>
      </w:pPr>
      <w:r>
        <w:rPr/>
        <w:t>References</w:t>
      </w:r>
    </w:p>
    <w:p>
      <w:pPr>
        <w:pStyle w:val="TextBody"/>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TextBody"/>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TextBody"/>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TextBody"/>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start="354" w:hanging="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start="354" w:hanging="354"/>
        <w:rPr/>
      </w:pPr>
      <w:r>
        <w:rPr/>
        <w:t>J. Clerk Maxwell, A Treatise on Electricity and Magnetism, 3rd ed., vol. 2. Oxford: Clarendon, 1892, pp.68–73.</w:t>
      </w:r>
    </w:p>
    <w:p>
      <w:pPr>
        <w:pStyle w:val="References"/>
        <w:numPr>
          <w:ilvl w:val="0"/>
          <w:numId w:val="5"/>
        </w:numPr>
        <w:ind w:start="354" w:hanging="354"/>
        <w:rPr/>
      </w:pPr>
      <w:r>
        <w:rPr/>
        <w:t>I. S. Jacobs and C. P. Bean, “Fine particles, thin films and exchange anisotropy,” in Magnetism, vol. III, G. T. Rado and H. Suhl, Eds. New York: Academic, 1963, pp. 271–350.</w:t>
      </w:r>
    </w:p>
    <w:p>
      <w:pPr>
        <w:pStyle w:val="References"/>
        <w:numPr>
          <w:ilvl w:val="0"/>
          <w:numId w:val="5"/>
        </w:numPr>
        <w:ind w:start="354" w:hanging="354"/>
        <w:rPr/>
      </w:pPr>
      <w:r>
        <w:rPr/>
        <w:t>K. Elissa, “Title of paper if known,” unpublished.</w:t>
      </w:r>
    </w:p>
    <w:p>
      <w:pPr>
        <w:pStyle w:val="References"/>
        <w:numPr>
          <w:ilvl w:val="0"/>
          <w:numId w:val="5"/>
        </w:numPr>
        <w:ind w:start="354" w:hanging="354"/>
        <w:rPr/>
      </w:pPr>
      <w:r>
        <w:rPr/>
        <w:t>R. Nicole, “Title of paper with only first word capitalized,” J. Name Stand. Abbrev., in press.</w:t>
      </w:r>
    </w:p>
    <w:p>
      <w:pPr>
        <w:pStyle w:val="References"/>
        <w:numPr>
          <w:ilvl w:val="0"/>
          <w:numId w:val="5"/>
        </w:numPr>
        <w:ind w:start="354" w:hanging="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start="354" w:hanging="354"/>
        <w:rPr/>
      </w:pPr>
      <w:r>
        <w:rPr/>
        <w:t>M. Young, The Technical Writer’s Handbook. Mill Valley, CA: University Science, 1989.</w:t>
      </w:r>
    </w:p>
    <w:p>
      <w:pPr>
        <w:pStyle w:val="References"/>
        <w:numPr>
          <w:ilvl w:val="0"/>
          <w:numId w:val="0"/>
        </w:numPr>
        <w:ind w:start="360" w:hanging="360"/>
        <w:rPr/>
      </w:pPr>
      <w:r>
        <w:rPr/>
      </w:r>
    </w:p>
    <w:p>
      <w:pPr>
        <w:pStyle w:val="References"/>
        <w:numPr>
          <w:ilvl w:val="0"/>
          <w:numId w:val="0"/>
        </w:numPr>
        <w:spacing w:lineRule="auto" w:line="240"/>
        <w:ind w:start="360" w:hanging="360"/>
        <w:jc w:val="center"/>
        <w:rPr>
          <w:rFonts w:eastAsia="SimSun"/>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1906" w:h="16838"/>
          <w:pgMar w:left="893" w:right="893" w:gutter="0" w:header="0" w:top="540" w:footer="720" w:bottom="1440"/>
          <w:cols w:num="2" w:space="360" w:equalWidth="true" w:sep="false"/>
          <w:formProt w:val="false"/>
          <w:textDirection w:val="lrTb"/>
          <w:docGrid w:type="default" w:linePitch="360" w:charSpace="8192"/>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Symbol">
    <w:charset w:val="00" w:characterSet="windows-125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trackRevisions/>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StrongEmphasis">
    <w:name w:val="Strong"/>
    <w:qFormat/>
    <w:rPr>
      <w:b/>
      <w:bCs/>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2"/>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LibreOffice/7.5.0.3$Windows_X86_64 LibreOffice_project/c21113d003cd3efa8c53188764377a8272d9d6de</Application>
  <AppVersion>15.0000</AppVersion>
  <Pages>3</Pages>
  <Words>2242</Words>
  <Characters>11464</Characters>
  <CharactersWithSpaces>13569</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en-GB</dc:language>
  <cp:lastModifiedBy/>
  <dcterms:modified xsi:type="dcterms:W3CDTF">2023-03-14T14:00:39Z</dcterms:modified>
  <cp:revision>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